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05A195" w14:textId="75979DA3" w:rsidR="0025406B" w:rsidRDefault="0025406B" w:rsidP="0025406B">
      <w:pPr>
        <w:pStyle w:val="Heading1"/>
      </w:pPr>
      <w:r w:rsidRPr="0025406B">
        <w:rPr>
          <w:sz w:val="28"/>
          <w:szCs w:val="28"/>
        </w:rPr>
        <w:t>AFRICA TOURS AND TRAVELS KAMPALA.</w:t>
      </w:r>
    </w:p>
    <w:p w14:paraId="5B14813B" w14:textId="4835DE71" w:rsidR="0025406B" w:rsidRPr="0025406B" w:rsidRDefault="0025406B" w:rsidP="0025406B">
      <w:pPr>
        <w:rPr>
          <w:u w:val="single"/>
        </w:rPr>
      </w:pPr>
      <w:r w:rsidRPr="0025406B">
        <w:rPr>
          <w:u w:val="single"/>
        </w:rPr>
        <w:t xml:space="preserve">Group </w:t>
      </w:r>
      <w:proofErr w:type="spellStart"/>
      <w:r w:rsidRPr="0025406B">
        <w:rPr>
          <w:u w:val="single"/>
        </w:rPr>
        <w:t>i</w:t>
      </w:r>
      <w:proofErr w:type="spellEnd"/>
      <w:r w:rsidRPr="0025406B">
        <w:rPr>
          <w:u w:val="single"/>
        </w:rPr>
        <w:t xml:space="preserve"> members </w:t>
      </w:r>
    </w:p>
    <w:p w14:paraId="684A617C" w14:textId="55EC7E73" w:rsidR="0025406B" w:rsidRDefault="0025406B" w:rsidP="0025406B">
      <w:pPr>
        <w:pStyle w:val="ListParagraph"/>
        <w:numPr>
          <w:ilvl w:val="0"/>
          <w:numId w:val="1"/>
        </w:numPr>
      </w:pPr>
      <w:r>
        <w:t>NABUKENYA BETSY ASIIMWE, 2025-D301-13944 – home page(index.html)</w:t>
      </w:r>
    </w:p>
    <w:p w14:paraId="095E3B49" w14:textId="2D817E7F" w:rsidR="0025406B" w:rsidRDefault="0025406B" w:rsidP="0025406B">
      <w:pPr>
        <w:pStyle w:val="ListParagraph"/>
        <w:numPr>
          <w:ilvl w:val="0"/>
          <w:numId w:val="1"/>
        </w:numPr>
      </w:pPr>
      <w:r>
        <w:t>SSENINDE OSWALD,</w:t>
      </w:r>
      <w:r w:rsidR="009022DB">
        <w:t xml:space="preserve"> 2025-B221-13838 </w:t>
      </w:r>
      <w:r w:rsidR="004B47A2">
        <w:t>–</w:t>
      </w:r>
      <w:r w:rsidR="009022DB">
        <w:t xml:space="preserve"> </w:t>
      </w:r>
      <w:r w:rsidR="004B47A2">
        <w:t>about us( .html)</w:t>
      </w:r>
    </w:p>
    <w:p w14:paraId="1A80D9B2" w14:textId="301A80A4" w:rsidR="0025406B" w:rsidRDefault="0025406B" w:rsidP="0025406B">
      <w:pPr>
        <w:pStyle w:val="ListParagraph"/>
        <w:numPr>
          <w:ilvl w:val="0"/>
          <w:numId w:val="1"/>
        </w:numPr>
      </w:pPr>
      <w:r>
        <w:t>NAKASI STELLA,</w:t>
      </w:r>
      <w:r w:rsidR="004B47A2">
        <w:t xml:space="preserve"> 2025-B291-1318</w:t>
      </w:r>
      <w:r w:rsidR="000C2169">
        <w:t xml:space="preserve">0 - </w:t>
      </w:r>
      <w:ins w:id="0" w:author="Microsoft Word" w:date="2025-11-18T14:54:00Z">
        <w:r w:rsidR="004B47A2">
          <w:t>1318</w:t>
        </w:r>
        <w:r w:rsidR="000C2169">
          <w:t xml:space="preserve">0 </w:t>
        </w:r>
      </w:ins>
    </w:p>
    <w:p w14:paraId="26A13242" w14:textId="78985191" w:rsidR="0025406B" w:rsidRDefault="0025406B" w:rsidP="0025406B">
      <w:pPr>
        <w:pStyle w:val="ListParagraph"/>
        <w:numPr>
          <w:ilvl w:val="0"/>
          <w:numId w:val="1"/>
        </w:numPr>
      </w:pPr>
      <w:r>
        <w:t>LUZINDA ADRIAN,</w:t>
      </w:r>
      <w:r w:rsidR="007416CF">
        <w:t xml:space="preserve"> 2025-</w:t>
      </w:r>
    </w:p>
    <w:p w14:paraId="25C984AB" w14:textId="34196574" w:rsidR="0025406B" w:rsidRDefault="0025406B" w:rsidP="0025406B">
      <w:pPr>
        <w:pStyle w:val="ListParagraph"/>
        <w:numPr>
          <w:ilvl w:val="0"/>
          <w:numId w:val="1"/>
        </w:numPr>
      </w:pPr>
      <w:r>
        <w:t>NANSAMBA PATRICIA,</w:t>
      </w:r>
      <w:r w:rsidR="007416CF">
        <w:t xml:space="preserve"> 2025-</w:t>
      </w:r>
    </w:p>
    <w:p w14:paraId="7B3185CE" w14:textId="2DD9B0B9" w:rsidR="0025406B" w:rsidRDefault="0025406B" w:rsidP="0025406B">
      <w:pPr>
        <w:pStyle w:val="ListParagraph"/>
        <w:numPr>
          <w:ilvl w:val="0"/>
          <w:numId w:val="1"/>
        </w:numPr>
      </w:pPr>
      <w:r>
        <w:t>SSEMWOGERERE ASHIRAF,</w:t>
      </w:r>
      <w:r w:rsidR="007416CF">
        <w:t xml:space="preserve"> 2025- </w:t>
      </w:r>
    </w:p>
    <w:p w14:paraId="3CAEA5CD" w14:textId="77777777" w:rsidR="0025406B" w:rsidRDefault="0025406B" w:rsidP="0025406B">
      <w:bookmarkStart w:id="1" w:name="_GoBack"/>
      <w:bookmarkEnd w:id="1"/>
    </w:p>
    <w:p w14:paraId="151BC550" w14:textId="77777777" w:rsidR="0025406B" w:rsidRDefault="0025406B" w:rsidP="0025406B">
      <w:r>
        <w:t>Website Topic and Purpose</w:t>
      </w:r>
    </w:p>
    <w:p w14:paraId="656D5637" w14:textId="77777777" w:rsidR="0025406B" w:rsidRDefault="0025406B" w:rsidP="0025406B"/>
    <w:p w14:paraId="2E91791D" w14:textId="16AEBF27" w:rsidR="0025406B" w:rsidRDefault="0025406B" w:rsidP="0025406B">
      <w:r>
        <w:t>· Topic: "Tourism" – A functional webpage for a tours and travels company.</w:t>
      </w:r>
    </w:p>
    <w:p w14:paraId="23AF1BF1" w14:textId="7A8C2473" w:rsidR="0025406B" w:rsidRDefault="0025406B" w:rsidP="0025406B">
      <w:r>
        <w:t>· Purpose: To create a fully functional, responsive, and visually appealing website that showcases different beautiful sceneries. The website aims at creating a visually appealing landing to encourage voyagers to choose us, while browsing the blog post and home page.</w:t>
      </w:r>
    </w:p>
    <w:p w14:paraId="2F0C523F" w14:textId="17F82F80" w:rsidR="0025406B" w:rsidRPr="0025406B" w:rsidRDefault="0025406B" w:rsidP="0025406B">
      <w:pPr>
        <w:rPr>
          <w:u w:val="single"/>
        </w:rPr>
      </w:pPr>
      <w:r w:rsidRPr="0025406B">
        <w:rPr>
          <w:u w:val="single"/>
        </w:rPr>
        <w:t>Page description and functionality</w:t>
      </w:r>
    </w:p>
    <w:p w14:paraId="756058AD" w14:textId="0486FC65" w:rsidR="0025406B" w:rsidRDefault="0025406B" w:rsidP="006D2526">
      <w:pPr>
        <w:pStyle w:val="ListParagraph"/>
        <w:numPr>
          <w:ilvl w:val="0"/>
          <w:numId w:val="7"/>
        </w:numPr>
      </w:pPr>
      <w:r>
        <w:t>Homepage (index.html):</w:t>
      </w:r>
      <w:r w:rsidR="006D2526">
        <w:t xml:space="preserve"> </w:t>
      </w:r>
      <w:r>
        <w:t>This serves as the landing page once the link is clicked. It features other pages in the navigation bar</w:t>
      </w:r>
      <w:r w:rsidR="00601CDC">
        <w:t>.</w:t>
      </w:r>
    </w:p>
    <w:p w14:paraId="36ECA0CE" w14:textId="18A36414" w:rsidR="006D2526" w:rsidRDefault="006D2526" w:rsidP="006D2526">
      <w:pPr>
        <w:pStyle w:val="ListParagraph"/>
        <w:numPr>
          <w:ilvl w:val="0"/>
          <w:numId w:val="7"/>
        </w:numPr>
      </w:pPr>
      <w:r>
        <w:t>About us</w:t>
      </w:r>
      <w:r w:rsidR="00A81DBF">
        <w:t xml:space="preserve"> </w:t>
      </w:r>
      <w:r w:rsidR="009A3245">
        <w:t>(</w:t>
      </w:r>
      <w:r w:rsidR="00A81DBF">
        <w:t>about us</w:t>
      </w:r>
      <w:r w:rsidR="009A3245">
        <w:t xml:space="preserve">): </w:t>
      </w:r>
      <w:r w:rsidR="00A81DBF">
        <w:t>This page talks about the information regarding our websites and business. You can also access our other pages from this age</w:t>
      </w:r>
    </w:p>
    <w:p w14:paraId="2A581ED4" w14:textId="046DCAB5" w:rsidR="009A3245" w:rsidRDefault="009A3245" w:rsidP="006D2526">
      <w:pPr>
        <w:pStyle w:val="ListParagraph"/>
        <w:numPr>
          <w:ilvl w:val="0"/>
          <w:numId w:val="7"/>
        </w:numPr>
      </w:pPr>
      <w:r>
        <w:t xml:space="preserve">Contact </w:t>
      </w:r>
      <w:proofErr w:type="gramStart"/>
      <w:r>
        <w:t>us(</w:t>
      </w:r>
      <w:proofErr w:type="gramEnd"/>
      <w:r w:rsidR="00F276D8">
        <w:t>contact us</w:t>
      </w:r>
      <w:r>
        <w:t xml:space="preserve">): </w:t>
      </w:r>
      <w:r w:rsidR="00A81DBF">
        <w:t>This contains our contacts where you can sites to access us, make inquiries and also get personal attention regarding any questions.</w:t>
      </w:r>
    </w:p>
    <w:p w14:paraId="58B01B42" w14:textId="041DC07A" w:rsidR="009A3245" w:rsidRDefault="009A3245" w:rsidP="006D2526">
      <w:pPr>
        <w:pStyle w:val="ListParagraph"/>
        <w:numPr>
          <w:ilvl w:val="0"/>
          <w:numId w:val="7"/>
        </w:numPr>
      </w:pPr>
      <w:r>
        <w:t>Gallery</w:t>
      </w:r>
      <w:r w:rsidR="00A81DBF">
        <w:t xml:space="preserve"> </w:t>
      </w:r>
      <w:r>
        <w:t>(</w:t>
      </w:r>
      <w:r w:rsidR="00F276D8">
        <w:t>Gallery</w:t>
      </w:r>
      <w:r>
        <w:t>)</w:t>
      </w:r>
      <w:proofErr w:type="gramStart"/>
      <w:r>
        <w:t>:</w:t>
      </w:r>
      <w:r w:rsidR="00A81DBF">
        <w:t>This</w:t>
      </w:r>
      <w:proofErr w:type="gramEnd"/>
      <w:r w:rsidR="00A81DBF">
        <w:t xml:space="preserve"> contains some of the places where we take people and all our esteemed customers and the other tourist places.</w:t>
      </w:r>
    </w:p>
    <w:p w14:paraId="3DD0AB14" w14:textId="01D283FA" w:rsidR="009A3245" w:rsidRDefault="009A3245" w:rsidP="006D2526">
      <w:pPr>
        <w:pStyle w:val="ListParagraph"/>
        <w:numPr>
          <w:ilvl w:val="0"/>
          <w:numId w:val="7"/>
        </w:numPr>
      </w:pPr>
      <w:r>
        <w:t xml:space="preserve">Blog </w:t>
      </w:r>
      <w:proofErr w:type="gramStart"/>
      <w:r>
        <w:t>post(</w:t>
      </w:r>
      <w:proofErr w:type="gramEnd"/>
      <w:r w:rsidR="00F276D8">
        <w:t>blog post</w:t>
      </w:r>
      <w:r>
        <w:t>):</w:t>
      </w:r>
      <w:r w:rsidR="00F276D8">
        <w:t>This contains different features we have toured to.</w:t>
      </w:r>
    </w:p>
    <w:p w14:paraId="30F00B8D" w14:textId="77777777" w:rsidR="006D2526" w:rsidRDefault="006D2526" w:rsidP="0025406B"/>
    <w:p w14:paraId="15C776D4" w14:textId="49E99656" w:rsidR="0025406B" w:rsidRPr="00601CDC" w:rsidRDefault="00601CDC" w:rsidP="0025406B">
      <w:pPr>
        <w:rPr>
          <w:u w:val="single"/>
        </w:rPr>
      </w:pPr>
      <w:r>
        <w:rPr>
          <w:u w:val="single"/>
        </w:rPr>
        <w:t>Summary of technologies used</w:t>
      </w:r>
    </w:p>
    <w:p w14:paraId="545DA570" w14:textId="19B15CAC" w:rsidR="00601CDC" w:rsidRDefault="00601CDC" w:rsidP="00601CDC">
      <w:pPr>
        <w:pStyle w:val="ListParagraph"/>
        <w:numPr>
          <w:ilvl w:val="0"/>
          <w:numId w:val="2"/>
        </w:numPr>
      </w:pPr>
      <w:r w:rsidRPr="00601CDC">
        <w:rPr>
          <w:b/>
          <w:bCs/>
        </w:rPr>
        <w:t>HTML5</w:t>
      </w:r>
      <w:r>
        <w:t>; This formed the backbone structure for creating the website pages, using different semantic elements like &lt;p&gt;, &lt;footer&gt;, &lt;nav&gt; to mention but a few to make the code meaningful.</w:t>
      </w:r>
    </w:p>
    <w:p w14:paraId="6660D0E2" w14:textId="5FFF3631" w:rsidR="00601CDC" w:rsidRDefault="00601CDC" w:rsidP="00601CDC">
      <w:pPr>
        <w:pStyle w:val="ListParagraph"/>
        <w:numPr>
          <w:ilvl w:val="0"/>
          <w:numId w:val="2"/>
        </w:numPr>
      </w:pPr>
      <w:r w:rsidRPr="00601CDC">
        <w:rPr>
          <w:b/>
          <w:bCs/>
        </w:rPr>
        <w:t>CSS</w:t>
      </w:r>
      <w:r>
        <w:t>; features included</w:t>
      </w:r>
    </w:p>
    <w:p w14:paraId="23D36416" w14:textId="7661E43D" w:rsidR="00601CDC" w:rsidRDefault="00A81DBF" w:rsidP="00601CDC">
      <w:pPr>
        <w:pStyle w:val="ListParagraph"/>
        <w:numPr>
          <w:ilvl w:val="0"/>
          <w:numId w:val="4"/>
        </w:numPr>
      </w:pPr>
      <w:r>
        <w:lastRenderedPageBreak/>
        <w:t>F</w:t>
      </w:r>
      <w:r w:rsidR="00601CDC">
        <w:t xml:space="preserve">lexbox and CSS grid to provide layouts in different aspects of the pages e.g. navigation bar, cards. </w:t>
      </w:r>
    </w:p>
    <w:p w14:paraId="41634C8D" w14:textId="179C3FB2" w:rsidR="00601CDC" w:rsidRDefault="00601CDC" w:rsidP="00601CDC">
      <w:pPr>
        <w:pStyle w:val="ListParagraph"/>
        <w:numPr>
          <w:ilvl w:val="0"/>
          <w:numId w:val="4"/>
        </w:numPr>
      </w:pPr>
      <w:r>
        <w:t>Responsive design to adapt on different devices and maintain usability.</w:t>
      </w:r>
    </w:p>
    <w:p w14:paraId="3940262D" w14:textId="52FCEA4F" w:rsidR="00601CDC" w:rsidRDefault="00601CDC" w:rsidP="00601CDC">
      <w:pPr>
        <w:pStyle w:val="ListParagraph"/>
        <w:numPr>
          <w:ilvl w:val="0"/>
          <w:numId w:val="4"/>
        </w:numPr>
      </w:pPr>
      <w:r>
        <w:t>External stylesheet to uniformly make changes on different tags with similar classes.</w:t>
      </w:r>
    </w:p>
    <w:p w14:paraId="17638938" w14:textId="360DAB52" w:rsidR="00601CDC" w:rsidRDefault="00601CDC" w:rsidP="00601CD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JavaScript; </w:t>
      </w:r>
      <w:r>
        <w:t>to add interactivity and dynamic behaviour.</w:t>
      </w:r>
    </w:p>
    <w:p w14:paraId="5E0C1930" w14:textId="77777777" w:rsidR="006D2526" w:rsidRDefault="006D2526" w:rsidP="006D2526">
      <w:pPr>
        <w:rPr>
          <w:b/>
          <w:bCs/>
          <w:u w:val="single"/>
        </w:rPr>
      </w:pPr>
      <w:r>
        <w:rPr>
          <w:b/>
          <w:bCs/>
          <w:u w:val="single"/>
        </w:rPr>
        <w:t>Challenges faced and lessons learned;</w:t>
      </w:r>
    </w:p>
    <w:p w14:paraId="112F3C01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Using git hub to edit code in real time with the entire group.</w:t>
      </w:r>
    </w:p>
    <w:p w14:paraId="5C1DA59D" w14:textId="77777777" w:rsidR="006D2526" w:rsidRDefault="006D2526" w:rsidP="006D2526">
      <w:pPr>
        <w:pStyle w:val="ListParagraph"/>
        <w:numPr>
          <w:ilvl w:val="0"/>
          <w:numId w:val="6"/>
        </w:numPr>
      </w:pPr>
      <w:r>
        <w:t>We got Youtube tutorials to help us as we navigate how to upload work, merge branches.</w:t>
      </w:r>
    </w:p>
    <w:p w14:paraId="78675B2A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Making some of the pages responsive to devices like mobile phones was tricky.</w:t>
      </w:r>
    </w:p>
    <w:p w14:paraId="30214003" w14:textId="77777777" w:rsidR="006D2526" w:rsidRDefault="006D2526" w:rsidP="006D2526">
      <w:pPr>
        <w:pStyle w:val="ListParagraph"/>
        <w:numPr>
          <w:ilvl w:val="0"/>
          <w:numId w:val="6"/>
        </w:numPr>
      </w:pPr>
      <w:r>
        <w:t>We had to change some dimensions till it was able to align well on mobiles.</w:t>
      </w:r>
    </w:p>
    <w:p w14:paraId="06A18058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Incorporating past lessons into creating this piece. It was really difficult making everything come out as initially imagined.</w:t>
      </w:r>
    </w:p>
    <w:p w14:paraId="7CC56DDB" w14:textId="77777777" w:rsidR="006D2526" w:rsidRPr="003E3C38" w:rsidRDefault="006D2526" w:rsidP="006D2526">
      <w:pPr>
        <w:pStyle w:val="ListParagraph"/>
        <w:numPr>
          <w:ilvl w:val="0"/>
          <w:numId w:val="6"/>
        </w:numPr>
      </w:pPr>
      <w:r>
        <w:t>Using combined efforts to search online, watch and share learnt points to get work done.</w:t>
      </w:r>
    </w:p>
    <w:p w14:paraId="4BAA4454" w14:textId="77777777" w:rsidR="006D2526" w:rsidRDefault="006D2526" w:rsidP="006D2526">
      <w:pPr>
        <w:pStyle w:val="ListParagraph"/>
      </w:pPr>
    </w:p>
    <w:p w14:paraId="758DF459" w14:textId="77777777" w:rsidR="0025406B" w:rsidRDefault="0025406B" w:rsidP="0025406B"/>
    <w:p w14:paraId="61E3EFD1" w14:textId="77777777" w:rsidR="0025406B" w:rsidRDefault="0025406B" w:rsidP="0025406B">
      <w:r>
        <w:t>Figure 1: Homepage (Desktop View)</w:t>
      </w:r>
    </w:p>
    <w:p w14:paraId="00741DF0" w14:textId="77777777" w:rsidR="0025406B" w:rsidRDefault="0025406B" w:rsidP="0025406B">
      <w:r>
        <w:t>[Insert screenshot of index.html here]</w:t>
      </w:r>
    </w:p>
    <w:p w14:paraId="01AD4114" w14:textId="77777777" w:rsidR="0025406B" w:rsidRDefault="0025406B" w:rsidP="0025406B"/>
    <w:p w14:paraId="6EA65B47" w14:textId="77777777" w:rsidR="0025406B" w:rsidRDefault="0025406B" w:rsidP="0025406B">
      <w:r>
        <w:t>Figure 2: Products Page with Filter (Mobile View)</w:t>
      </w:r>
    </w:p>
    <w:p w14:paraId="7F08B546" w14:textId="77777777" w:rsidR="0025406B" w:rsidRDefault="0025406B" w:rsidP="0025406B">
      <w:r>
        <w:t>[Insert screenshot of products.html here]</w:t>
      </w:r>
    </w:p>
    <w:p w14:paraId="0C1F477A" w14:textId="77777777" w:rsidR="0025406B" w:rsidRDefault="0025406B" w:rsidP="0025406B"/>
    <w:p w14:paraId="2705CF57" w14:textId="77777777" w:rsidR="0025406B" w:rsidRDefault="0025406B" w:rsidP="0025406B">
      <w:r>
        <w:t>Figure 3: Blog Page with "Load More" Button</w:t>
      </w:r>
    </w:p>
    <w:p w14:paraId="24F0030A" w14:textId="77777777" w:rsidR="0025406B" w:rsidRDefault="0025406B" w:rsidP="0025406B">
      <w:r>
        <w:t>[Insert screenshot of blog.html here]</w:t>
      </w:r>
    </w:p>
    <w:p w14:paraId="26B16695" w14:textId="77777777" w:rsidR="0025406B" w:rsidRDefault="0025406B" w:rsidP="0025406B"/>
    <w:p w14:paraId="7EB934B2" w14:textId="77777777" w:rsidR="0025406B" w:rsidRDefault="0025406B" w:rsidP="0025406B">
      <w:r>
        <w:t>Figure 4: Contact Form with Validation Message</w:t>
      </w:r>
    </w:p>
    <w:p w14:paraId="22279750" w14:textId="77777777" w:rsidR="0025406B" w:rsidRDefault="0025406B" w:rsidP="0025406B">
      <w:r>
        <w:t>[Insert screenshot of contact.html here]</w:t>
      </w:r>
    </w:p>
    <w:p w14:paraId="383F6BDA" w14:textId="77777777" w:rsidR="0025406B" w:rsidRDefault="0025406B" w:rsidP="0025406B"/>
    <w:p w14:paraId="043135F2" w14:textId="7F515C1A" w:rsidR="0025406B" w:rsidRDefault="0025406B" w:rsidP="0025406B"/>
    <w:sectPr w:rsidR="00254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7E67"/>
    <w:multiLevelType w:val="hybridMultilevel"/>
    <w:tmpl w:val="81482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94D44"/>
    <w:multiLevelType w:val="hybridMultilevel"/>
    <w:tmpl w:val="797607D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E997CA1"/>
    <w:multiLevelType w:val="hybridMultilevel"/>
    <w:tmpl w:val="355C98DE"/>
    <w:lvl w:ilvl="0" w:tplc="0409001B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6CF5C96"/>
    <w:multiLevelType w:val="hybridMultilevel"/>
    <w:tmpl w:val="5992A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6D6D16"/>
    <w:multiLevelType w:val="hybridMultilevel"/>
    <w:tmpl w:val="06B0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23138"/>
    <w:multiLevelType w:val="hybridMultilevel"/>
    <w:tmpl w:val="D214F3F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536354D2"/>
    <w:multiLevelType w:val="hybridMultilevel"/>
    <w:tmpl w:val="9E022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E4B8D"/>
    <w:multiLevelType w:val="hybridMultilevel"/>
    <w:tmpl w:val="1E3E97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6B"/>
    <w:rsid w:val="000C2169"/>
    <w:rsid w:val="0025406B"/>
    <w:rsid w:val="003E3C38"/>
    <w:rsid w:val="004A5A96"/>
    <w:rsid w:val="004B47A2"/>
    <w:rsid w:val="00601CDC"/>
    <w:rsid w:val="006D2526"/>
    <w:rsid w:val="007416CF"/>
    <w:rsid w:val="008E3474"/>
    <w:rsid w:val="009022DB"/>
    <w:rsid w:val="009A3245"/>
    <w:rsid w:val="00A81DBF"/>
    <w:rsid w:val="00AD5E12"/>
    <w:rsid w:val="00B50D6E"/>
    <w:rsid w:val="00B95816"/>
    <w:rsid w:val="00C77B69"/>
    <w:rsid w:val="00F2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11C1"/>
  <w15:chartTrackingRefBased/>
  <w15:docId w15:val="{401110B0-CE8F-4D3C-AE69-5C591639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betsy.nabukenya@gmail.com</dc:creator>
  <cp:keywords/>
  <dc:description/>
  <cp:lastModifiedBy>DELL</cp:lastModifiedBy>
  <cp:revision>2</cp:revision>
  <dcterms:created xsi:type="dcterms:W3CDTF">2025-11-18T18:07:00Z</dcterms:created>
  <dcterms:modified xsi:type="dcterms:W3CDTF">2025-11-18T18:07:00Z</dcterms:modified>
</cp:coreProperties>
</file>